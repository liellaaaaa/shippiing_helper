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DDDAB">
      <w:pPr>
        <w:rPr>
          <w:rFonts w:hint="eastAsia"/>
        </w:rPr>
      </w:pPr>
      <w:r>
        <w:rPr>
          <w:rFonts w:hint="eastAsia" w:ascii="华文细黑" w:hAnsi="华文细黑" w:eastAsia="华文细黑"/>
          <w:b/>
          <w:sz w:val="24"/>
        </w:rPr>
        <w:t>TO：</w:t>
      </w:r>
      <w:r>
        <w:rPr>
          <w:rFonts w:hint="eastAsia"/>
        </w:rPr>
        <w:t>广东长晟国际物流有限公司</w:t>
      </w:r>
    </w:p>
    <w:p w14:paraId="5093456F">
      <w:pPr>
        <w:ind w:firstLine="525" w:firstLineChars="250"/>
        <w:rPr>
          <w:rFonts w:ascii="华文细黑" w:hAnsi="华文细黑" w:eastAsia="华文细黑"/>
          <w:b/>
          <w:bCs/>
          <w:color w:val="000000" w:themeColor="text1"/>
          <w:sz w:val="24"/>
          <w14:textFill>
            <w14:solidFill>
              <w14:schemeClr w14:val="tx1"/>
            </w14:solidFill>
          </w14:textFill>
        </w:rPr>
      </w:pPr>
      <w:r>
        <w:rPr>
          <w:rFonts w:hint="eastAsia"/>
        </w:rPr>
        <w:t>EVERSHINE INTERNATIONAL LOGISTICS CO.,LTD</w:t>
      </w:r>
    </w:p>
    <w:p w14:paraId="3B9BEA5D">
      <w:pPr>
        <w:spacing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Dear Sirs,</w:t>
      </w:r>
    </w:p>
    <w:p w14:paraId="3921B9DC">
      <w:pPr>
        <w:spacing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B/</w:t>
      </w:r>
      <w:r>
        <w:rPr>
          <w:rFonts w:hint="eastAsia" w:ascii="华文细黑" w:hAnsi="华文细黑" w:eastAsia="华文细黑"/>
          <w:bCs/>
          <w:color w:val="auto"/>
          <w:sz w:val="18"/>
          <w:szCs w:val="18"/>
          <w:u w:val="none"/>
        </w:rPr>
        <w:t>L NO</w:t>
      </w:r>
      <w:r>
        <w:rPr>
          <w:rFonts w:ascii="华文细黑" w:hAnsi="华文细黑" w:eastAsia="华文细黑"/>
          <w:bCs/>
          <w:color w:val="auto"/>
          <w:sz w:val="18"/>
          <w:szCs w:val="18"/>
          <w:u w:val="none"/>
        </w:rPr>
        <w:t xml:space="preserve"> </w:t>
      </w:r>
      <w:r>
        <w:rPr>
          <w:rFonts w:hint="eastAsia" w:ascii="华文细黑" w:hAnsi="华文细黑" w:eastAsia="华文细黑"/>
          <w:bCs/>
          <w:color w:val="auto"/>
          <w:sz w:val="18"/>
          <w:szCs w:val="18"/>
          <w:u w:val="none"/>
        </w:rPr>
        <w:t>(提单号</w:t>
      </w:r>
      <w:r>
        <w:rPr>
          <w:rFonts w:ascii="华文细黑" w:hAnsi="华文细黑" w:eastAsia="华文细黑"/>
          <w:bCs/>
          <w:color w:val="auto"/>
          <w:sz w:val="18"/>
          <w:szCs w:val="18"/>
          <w:u w:val="none"/>
        </w:rPr>
        <w:t>) :</w:t>
      </w:r>
      <w:r>
        <w:rPr>
          <w:rFonts w:hint="eastAsia" w:ascii="华文细黑" w:hAnsi="华文细黑" w:eastAsia="华文细黑"/>
          <w:bCs/>
          <w:color w:val="000000" w:themeColor="text1"/>
          <w:sz w:val="15"/>
          <w:szCs w:val="15"/>
          <w14:textFill>
            <w14:solidFill>
              <w14:schemeClr w14:val="tx1"/>
            </w14:solidFill>
          </w14:textFill>
        </w:rPr>
        <w:t>KYHKGG2600089</w:t>
      </w:r>
    </w:p>
    <w:p w14:paraId="01D106DD">
      <w:pPr>
        <w:spacing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Ocean Vessel/Voy No. (船名/航次)：</w:t>
      </w:r>
    </w:p>
    <w:p w14:paraId="78E0A87C">
      <w:pPr>
        <w:spacing w:line="360" w:lineRule="auto"/>
        <w:rPr>
          <w:rFonts w:hint="eastAsia" w:ascii="华文细黑" w:hAnsi="华文细黑" w:eastAsia="华文细黑"/>
          <w:bCs/>
          <w:color w:val="000000" w:themeColor="text1"/>
          <w:sz w:val="18"/>
          <w:szCs w:val="18"/>
          <w:lang w:eastAsia="zh-CN"/>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Loading/Discharging/Delivery Ports (装/卸/目的港)：</w:t>
      </w:r>
      <w:r>
        <w:rPr>
          <w:rFonts w:hint="eastAsia" w:ascii="华文细黑" w:hAnsi="华文细黑" w:eastAsia="华文细黑"/>
          <w:bCs/>
          <w:color w:val="000000" w:themeColor="text1"/>
          <w:sz w:val="15"/>
          <w:szCs w:val="15"/>
          <w14:textFill>
            <w14:solidFill>
              <w14:schemeClr w14:val="tx1"/>
            </w14:solidFill>
          </w14:textFill>
        </w:rPr>
        <w:t xml:space="preserve"> </w:t>
      </w:r>
    </w:p>
    <w:p w14:paraId="5C7C265E">
      <w:pPr>
        <w:spacing w:after="156" w:afterLines="50"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中文品名：                                  英文品名：</w:t>
      </w:r>
    </w:p>
    <w:p w14:paraId="5A20A789">
      <w:pPr>
        <w:spacing w:after="156" w:afterLines="50" w:line="360" w:lineRule="auto"/>
        <w:rPr>
          <w:rFonts w:ascii="华文细黑" w:hAnsi="华文细黑" w:eastAsia="华文细黑"/>
          <w:bCs/>
          <w:color w:val="000000" w:themeColor="text1"/>
          <w:sz w:val="18"/>
          <w:szCs w:val="18"/>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鉴定书编号：</w:t>
      </w:r>
    </w:p>
    <w:p w14:paraId="04B8F5AF">
      <w:pPr>
        <w:spacing w:after="156" w:afterLines="50" w:line="360" w:lineRule="auto"/>
        <w:rPr>
          <w:rFonts w:hint="default" w:ascii="华文细黑" w:hAnsi="华文细黑" w:eastAsia="华文细黑"/>
          <w:bCs/>
          <w:color w:val="000000" w:themeColor="text1"/>
          <w:sz w:val="18"/>
          <w:szCs w:val="18"/>
          <w:lang w:val="en-US" w:eastAsia="zh-CN"/>
          <w14:textFill>
            <w14:solidFill>
              <w14:schemeClr w14:val="tx1"/>
            </w14:solidFill>
          </w14:textFill>
        </w:rPr>
      </w:pPr>
      <w:r>
        <w:rPr>
          <w:rFonts w:hint="eastAsia" w:ascii="华文细黑" w:hAnsi="华文细黑" w:eastAsia="华文细黑"/>
          <w:bCs/>
          <w:color w:val="000000" w:themeColor="text1"/>
          <w:sz w:val="18"/>
          <w:szCs w:val="18"/>
          <w14:textFill>
            <w14:solidFill>
              <w14:schemeClr w14:val="tx1"/>
            </w14:solidFill>
          </w14:textFill>
        </w:rPr>
        <w:t>产品外观与性状：                           产品主要用途：</w:t>
      </w:r>
    </w:p>
    <w:p w14:paraId="4AA91893">
      <w:pPr>
        <w:spacing w:line="360" w:lineRule="auto"/>
        <w:rPr>
          <w:rFonts w:ascii="华文细黑" w:hAnsi="华文细黑" w:eastAsia="华文细黑"/>
          <w:color w:val="000000"/>
          <w:sz w:val="18"/>
          <w:szCs w:val="18"/>
        </w:rPr>
      </w:pPr>
      <w:r>
        <w:rPr>
          <w:rFonts w:hint="eastAsia" w:ascii="华文细黑" w:hAnsi="华文细黑" w:eastAsia="华文细黑"/>
          <w:color w:val="000000" w:themeColor="text1"/>
          <w:sz w:val="18"/>
          <w:szCs w:val="18"/>
          <w14:textFill>
            <w14:solidFill>
              <w14:schemeClr w14:val="tx1"/>
            </w14:solidFill>
          </w14:textFill>
        </w:rPr>
        <w:t xml:space="preserve">     我司委托贵司运输上述货物，我司保证该货物绝非危险品，非易燃、非易爆、非腐蚀，非有毒和有害物质，非氧化剂，非麻醉品，非精神性药品，无放射性，非用于制造化学武器的原料。确认不含任何危害航海运输的成分与部件</w:t>
      </w:r>
      <w:r>
        <w:rPr>
          <w:rFonts w:hint="eastAsia" w:ascii="华文细黑" w:hAnsi="华文细黑" w:eastAsia="华文细黑"/>
          <w:color w:val="000000"/>
          <w:sz w:val="18"/>
          <w:szCs w:val="18"/>
        </w:rPr>
        <w:t>，不属于《国际海运危险货物规则》一书中所列的危险品。其包装及装卸均符合海上运输要求。如以上陈述不实而引起在运输途中发生任何问题，</w:t>
      </w:r>
      <w:r>
        <w:rPr>
          <w:rFonts w:hint="eastAsia" w:ascii="华文细黑" w:hAnsi="华文细黑" w:eastAsia="华文细黑"/>
          <w:color w:val="000000" w:themeColor="text1"/>
          <w:sz w:val="18"/>
          <w:szCs w:val="18"/>
          <w14:textFill>
            <w14:solidFill>
              <w14:schemeClr w14:val="tx1"/>
            </w14:solidFill>
          </w14:textFill>
        </w:rPr>
        <w:t>贵司、贵司代理人和/或贵司委托的承运人</w:t>
      </w:r>
      <w:r>
        <w:rPr>
          <w:rFonts w:hint="eastAsia" w:ascii="华文细黑" w:hAnsi="华文细黑" w:eastAsia="华文细黑"/>
          <w:color w:val="000000"/>
          <w:sz w:val="18"/>
          <w:szCs w:val="18"/>
        </w:rPr>
        <w:t>有权按照《中华人民共和国海商法》第六十八条规定在任何时间、任何地点根据情况需要将货物卸下、销毁或者使之不能为害，而不负赔偿责任。</w:t>
      </w:r>
    </w:p>
    <w:p w14:paraId="18748F1A">
      <w:pPr>
        <w:spacing w:line="360" w:lineRule="auto"/>
        <w:rPr>
          <w:rFonts w:ascii="华文细黑" w:hAnsi="华文细黑" w:eastAsia="华文细黑"/>
          <w:color w:val="000000" w:themeColor="text1"/>
          <w:sz w:val="18"/>
          <w:szCs w:val="16"/>
          <w14:textFill>
            <w14:solidFill>
              <w14:schemeClr w14:val="tx1"/>
            </w14:solidFill>
          </w14:textFill>
        </w:rPr>
      </w:pPr>
      <w:r>
        <w:rPr>
          <w:rFonts w:hint="eastAsia" w:ascii="华文细黑" w:hAnsi="华文细黑" w:eastAsia="华文细黑"/>
          <w:color w:val="000000"/>
          <w:sz w:val="18"/>
          <w:szCs w:val="18"/>
        </w:rPr>
        <w:t xml:space="preserve">     我司保证对该批货物进行妥善包装，该包装须坚固和完好，如因我司或我司代理人陈述不实或未按上述要求办理，我司保证对</w:t>
      </w:r>
      <w:r>
        <w:rPr>
          <w:rFonts w:hint="eastAsia" w:ascii="华文细黑" w:hAnsi="华文细黑" w:eastAsia="华文细黑"/>
          <w:color w:val="000000" w:themeColor="text1"/>
          <w:sz w:val="18"/>
          <w:szCs w:val="18"/>
          <w14:textFill>
            <w14:solidFill>
              <w14:schemeClr w14:val="tx1"/>
            </w14:solidFill>
          </w14:textFill>
        </w:rPr>
        <w:t>贵司、贵司代理人、雇员和保险人和/或贵司委托的承运人、代理人、雇员和保险人</w:t>
      </w:r>
      <w:r>
        <w:rPr>
          <w:rFonts w:hint="eastAsia" w:ascii="华文细黑" w:hAnsi="华文细黑" w:eastAsia="华文细黑"/>
          <w:color w:val="000000"/>
          <w:sz w:val="18"/>
          <w:szCs w:val="18"/>
        </w:rPr>
        <w:t>因运输上述货物所受到的损害和因此产生的所有费用承担全部赔偿责任。而且</w:t>
      </w:r>
      <w:r>
        <w:rPr>
          <w:rFonts w:hint="eastAsia" w:ascii="华文细黑" w:hAnsi="华文细黑" w:eastAsia="华文细黑"/>
          <w:color w:val="000000" w:themeColor="text1"/>
          <w:sz w:val="18"/>
          <w:szCs w:val="18"/>
          <w14:textFill>
            <w14:solidFill>
              <w14:schemeClr w14:val="tx1"/>
            </w14:solidFill>
          </w14:textFill>
        </w:rPr>
        <w:t>贵司、贵司代理人、雇员、保险人和或贵司委托的承运人、代理人、雇员和保险人</w:t>
      </w:r>
      <w:r>
        <w:rPr>
          <w:rFonts w:hint="eastAsia" w:ascii="华文细黑" w:hAnsi="华文细黑" w:eastAsia="华文细黑"/>
          <w:color w:val="000000"/>
          <w:sz w:val="18"/>
          <w:szCs w:val="18"/>
        </w:rPr>
        <w:t>将保留依据有关法律及港监有关规定向我司追究法律责任的权力。</w:t>
      </w:r>
      <w:r>
        <w:rPr>
          <w:rFonts w:hint="eastAsia" w:ascii="华文细黑" w:hAnsi="华文细黑" w:eastAsia="华文细黑"/>
          <w:color w:val="000000" w:themeColor="text1"/>
          <w:sz w:val="18"/>
          <w:szCs w:val="16"/>
          <w14:textFill>
            <w14:solidFill>
              <w14:schemeClr w14:val="tx1"/>
            </w14:solidFill>
          </w14:textFill>
        </w:rPr>
        <w:t>如因题述事由而使贵司、贵司代理人、雇员、保险人等卷入诉讼、仲裁或其他司法程序时，我司保证提供充分、及时的法律费用，其中包括律师费，司法费用，</w:t>
      </w:r>
      <w:bookmarkStart w:id="0" w:name="_GoBack"/>
      <w:bookmarkEnd w:id="0"/>
      <w:r>
        <w:rPr>
          <w:rFonts w:hint="eastAsia" w:ascii="华文细黑" w:hAnsi="华文细黑" w:eastAsia="华文细黑"/>
          <w:color w:val="000000" w:themeColor="text1"/>
          <w:sz w:val="18"/>
          <w:szCs w:val="16"/>
          <w14:textFill>
            <w14:solidFill>
              <w14:schemeClr w14:val="tx1"/>
            </w14:solidFill>
          </w14:textFill>
        </w:rPr>
        <w:t>差旅费以及其他相关费用，以保障贵司的权益不受到损害。</w:t>
      </w:r>
    </w:p>
    <w:p w14:paraId="6C720393">
      <w:pPr>
        <w:spacing w:line="360" w:lineRule="auto"/>
        <w:ind w:firstLine="360" w:firstLineChars="200"/>
        <w:rPr>
          <w:rFonts w:ascii="华文细黑" w:hAnsi="华文细黑" w:eastAsia="华文细黑"/>
          <w:color w:val="000000" w:themeColor="text1"/>
          <w:sz w:val="18"/>
          <w:szCs w:val="16"/>
          <w14:textFill>
            <w14:solidFill>
              <w14:schemeClr w14:val="tx1"/>
            </w14:solidFill>
          </w14:textFill>
        </w:rPr>
      </w:pPr>
      <w:ins w:id="0" w:author="AMmmm" w:date="2026-03-06T14:06:17Z">
        <w:r>
          <w:rPr>
            <w:rFonts w:hint="default" w:ascii="华文细黑" w:hAnsi="华文细黑" w:eastAsia="华文细黑"/>
            <w:bCs/>
            <w:color w:val="000000" w:themeColor="text1"/>
            <w:sz w:val="18"/>
            <w:szCs w:val="18"/>
            <w:lang w:val="en-US" w:eastAsia="zh-CN"/>
            <w14:textFill>
              <w14:solidFill>
                <w14:schemeClr w14:val="tx1"/>
              </w14:solidFill>
            </w14:textFill>
          </w:rPr>
          <w:drawing>
            <wp:anchor distT="0" distB="0" distL="114300" distR="114300" simplePos="0" relativeHeight="251659264" behindDoc="0" locked="0" layoutInCell="1" allowOverlap="1">
              <wp:simplePos x="0" y="0"/>
              <wp:positionH relativeFrom="column">
                <wp:posOffset>363855</wp:posOffset>
              </wp:positionH>
              <wp:positionV relativeFrom="paragraph">
                <wp:posOffset>210185</wp:posOffset>
              </wp:positionV>
              <wp:extent cx="1868805" cy="1245870"/>
              <wp:effectExtent l="0" t="0" r="17145" b="11430"/>
              <wp:wrapNone/>
              <wp:docPr id="2" name="图片 2" descr="签名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签名透明--"/>
                      <pic:cNvPicPr>
                        <a:picLocks noChangeAspect="1"/>
                      </pic:cNvPicPr>
                    </pic:nvPicPr>
                    <pic:blipFill>
                      <a:blip r:embed="rId6"/>
                      <a:stretch>
                        <a:fillRect/>
                      </a:stretch>
                    </pic:blipFill>
                    <pic:spPr>
                      <a:xfrm>
                        <a:off x="0" y="0"/>
                        <a:ext cx="1868805" cy="1245870"/>
                      </a:xfrm>
                      <a:prstGeom prst="rect">
                        <a:avLst/>
                      </a:prstGeom>
                    </pic:spPr>
                  </pic:pic>
                </a:graphicData>
              </a:graphic>
            </wp:anchor>
          </w:drawing>
        </w:r>
      </w:ins>
      <w:r>
        <w:rPr>
          <w:rFonts w:hint="eastAsia" w:ascii="华文细黑" w:hAnsi="华文细黑" w:eastAsia="华文细黑"/>
          <w:color w:val="000000" w:themeColor="text1"/>
          <w:sz w:val="18"/>
          <w:szCs w:val="16"/>
          <w14:textFill>
            <w14:solidFill>
              <w14:schemeClr w14:val="tx1"/>
            </w14:solidFill>
          </w14:textFill>
        </w:rPr>
        <w:t>本保函的全部签署方均确认对保函的执行承担连带责任，本保函复印件及传真件与原件具有同等的法律效力。</w:t>
      </w:r>
    </w:p>
    <w:p w14:paraId="49C755DD">
      <w:pPr>
        <w:spacing w:line="500" w:lineRule="exact"/>
        <w:ind w:firstLine="420" w:firstLineChars="200"/>
        <w:rPr>
          <w:rFonts w:ascii="华文细黑" w:eastAsia="华文细黑"/>
          <w:bCs/>
          <w:color w:val="000000"/>
          <w:szCs w:val="21"/>
        </w:rPr>
      </w:pPr>
      <w:r>
        <w:rPr>
          <w:rFonts w:hint="eastAsia" w:ascii="华文细黑" w:eastAsia="华文细黑"/>
          <w:bCs/>
          <w:color w:val="000000"/>
          <w:szCs w:val="21"/>
        </w:rPr>
        <w:t>For and on behalf of                               For and on behalf of</w:t>
      </w:r>
    </w:p>
    <w:p w14:paraId="56CB72B3">
      <w:pPr>
        <w:spacing w:line="360" w:lineRule="auto"/>
        <w:rPr>
          <w:rFonts w:ascii="华文细黑" w:eastAsia="华文细黑"/>
          <w:bCs/>
          <w:color w:val="000000"/>
          <w:szCs w:val="21"/>
        </w:rPr>
      </w:pPr>
      <w:r>
        <w:rPr>
          <w:rFonts w:hint="eastAsia" w:ascii="华文细黑" w:eastAsia="华文细黑"/>
          <w:bCs/>
          <w:color w:val="000000"/>
          <w:szCs w:val="21"/>
        </w:rPr>
        <w:t>[广东宏昊化工有限公司]                         [广东长晟国际物流有限公司]</w:t>
      </w:r>
    </w:p>
    <w:p w14:paraId="5C25BBAC">
      <w:pPr>
        <w:spacing w:line="360" w:lineRule="auto"/>
        <w:ind w:firstLine="720" w:firstLineChars="400"/>
        <w:rPr>
          <w:rFonts w:hint="eastAsia" w:ascii="华文细黑" w:hAnsi="华文细黑" w:eastAsia="华文细黑"/>
          <w:sz w:val="18"/>
          <w:szCs w:val="18"/>
        </w:rPr>
      </w:pPr>
      <w:r>
        <w:rPr>
          <w:rFonts w:hint="eastAsia" w:ascii="华文细黑" w:hAnsi="华文细黑" w:eastAsia="华文细黑"/>
          <w:sz w:val="18"/>
          <w:szCs w:val="18"/>
        </w:rPr>
        <w:t>202</w:t>
      </w:r>
      <w:r>
        <w:rPr>
          <w:rFonts w:hint="eastAsia" w:ascii="华文细黑" w:hAnsi="华文细黑" w:eastAsia="华文细黑"/>
          <w:sz w:val="18"/>
          <w:szCs w:val="18"/>
          <w:lang w:val="en-US" w:eastAsia="zh-CN"/>
        </w:rPr>
        <w:t>6</w:t>
      </w:r>
      <w:r>
        <w:rPr>
          <w:rFonts w:hint="eastAsia" w:ascii="华文细黑" w:hAnsi="华文细黑" w:eastAsia="华文细黑"/>
          <w:sz w:val="18"/>
          <w:szCs w:val="18"/>
        </w:rPr>
        <w:t xml:space="preserve"> 年 </w:t>
      </w:r>
      <w:r>
        <w:rPr>
          <w:rFonts w:hint="eastAsia" w:ascii="华文细黑" w:hAnsi="华文细黑" w:eastAsia="华文细黑"/>
          <w:sz w:val="18"/>
          <w:szCs w:val="18"/>
          <w:lang w:val="en-US" w:eastAsia="zh-CN"/>
        </w:rPr>
        <w:t>3</w:t>
      </w:r>
      <w:r>
        <w:rPr>
          <w:rFonts w:hint="eastAsia" w:ascii="华文细黑" w:hAnsi="华文细黑" w:eastAsia="华文细黑"/>
          <w:sz w:val="18"/>
          <w:szCs w:val="18"/>
        </w:rPr>
        <w:t>月</w:t>
      </w:r>
      <w:r>
        <w:rPr>
          <w:rFonts w:hint="eastAsia" w:ascii="华文细黑" w:hAnsi="华文细黑" w:eastAsia="华文细黑"/>
          <w:sz w:val="18"/>
          <w:szCs w:val="18"/>
          <w:lang w:val="en-US" w:eastAsia="zh-CN"/>
        </w:rPr>
        <w:t>6</w:t>
      </w:r>
      <w:r>
        <w:rPr>
          <w:rFonts w:hint="eastAsia" w:ascii="华文细黑" w:hAnsi="华文细黑" w:eastAsia="华文细黑"/>
          <w:sz w:val="18"/>
          <w:szCs w:val="18"/>
        </w:rPr>
        <w:t xml:space="preserve">日               </w:t>
      </w:r>
      <w:r>
        <w:rPr>
          <w:rFonts w:hint="eastAsia" w:ascii="华文细黑" w:hAnsi="华文细黑" w:eastAsia="华文细黑"/>
          <w:sz w:val="18"/>
          <w:szCs w:val="18"/>
          <w:u w:val="none"/>
        </w:rPr>
        <w:t xml:space="preserve">    </w:t>
      </w:r>
      <w:r>
        <w:rPr>
          <w:rFonts w:hint="eastAsia" w:ascii="华文细黑" w:hAnsi="华文细黑" w:eastAsia="华文细黑"/>
          <w:sz w:val="18"/>
          <w:szCs w:val="18"/>
          <w:u w:val="none"/>
          <w:lang w:val="en-US" w:eastAsia="zh-CN"/>
        </w:rPr>
        <w:t xml:space="preserve">               </w:t>
      </w:r>
      <w:r>
        <w:rPr>
          <w:rFonts w:hint="eastAsia" w:ascii="华文细黑" w:hAnsi="华文细黑" w:eastAsia="华文细黑"/>
          <w:sz w:val="18"/>
          <w:szCs w:val="18"/>
          <w:u w:val="none"/>
        </w:rPr>
        <w:t xml:space="preserve">  </w:t>
      </w:r>
      <w:r>
        <w:rPr>
          <w:rFonts w:hint="eastAsia" w:ascii="华文细黑" w:hAnsi="华文细黑" w:eastAsia="华文细黑"/>
          <w:sz w:val="18"/>
          <w:szCs w:val="18"/>
        </w:rPr>
        <w:t>202</w:t>
      </w:r>
      <w:r>
        <w:rPr>
          <w:rFonts w:hint="eastAsia" w:ascii="华文细黑" w:hAnsi="华文细黑" w:eastAsia="华文细黑"/>
          <w:sz w:val="18"/>
          <w:szCs w:val="18"/>
          <w:lang w:val="en-US" w:eastAsia="zh-CN"/>
        </w:rPr>
        <w:t>6</w:t>
      </w:r>
      <w:r>
        <w:rPr>
          <w:rFonts w:hint="eastAsia" w:ascii="华文细黑" w:hAnsi="华文细黑" w:eastAsia="华文细黑"/>
          <w:sz w:val="18"/>
          <w:szCs w:val="18"/>
        </w:rPr>
        <w:t xml:space="preserve"> 年 </w:t>
      </w:r>
      <w:r>
        <w:rPr>
          <w:rFonts w:hint="eastAsia" w:ascii="华文细黑" w:hAnsi="华文细黑" w:eastAsia="华文细黑"/>
          <w:sz w:val="18"/>
          <w:szCs w:val="18"/>
          <w:lang w:val="en-US" w:eastAsia="zh-CN"/>
        </w:rPr>
        <w:t>3</w:t>
      </w:r>
      <w:r>
        <w:rPr>
          <w:rFonts w:hint="eastAsia" w:ascii="华文细黑" w:hAnsi="华文细黑" w:eastAsia="华文细黑"/>
          <w:sz w:val="18"/>
          <w:szCs w:val="18"/>
        </w:rPr>
        <w:t>月</w:t>
      </w:r>
      <w:r>
        <w:rPr>
          <w:rFonts w:hint="eastAsia" w:ascii="华文细黑" w:hAnsi="华文细黑" w:eastAsia="华文细黑"/>
          <w:sz w:val="18"/>
          <w:szCs w:val="18"/>
          <w:lang w:val="en-US" w:eastAsia="zh-CN"/>
        </w:rPr>
        <w:t>6</w:t>
      </w:r>
      <w:r>
        <w:rPr>
          <w:rFonts w:hint="eastAsia" w:ascii="华文细黑" w:hAnsi="华文细黑" w:eastAsia="华文细黑"/>
          <w:sz w:val="18"/>
          <w:szCs w:val="18"/>
        </w:rPr>
        <w:t xml:space="preserve">日  </w:t>
      </w:r>
    </w:p>
    <w:p w14:paraId="07C04285">
      <w:pPr>
        <w:spacing w:line="360" w:lineRule="auto"/>
        <w:ind w:firstLine="840" w:firstLineChars="400"/>
        <w:rPr>
          <w:rFonts w:ascii="华文细黑" w:hAnsi="华文细黑" w:eastAsia="华文细黑"/>
          <w:szCs w:val="21"/>
        </w:rPr>
      </w:pPr>
    </w:p>
    <w:sectPr>
      <w:headerReference r:id="rId3" w:type="default"/>
      <w:footerReference r:id="rId4" w:type="default"/>
      <w:pgSz w:w="11906" w:h="16838"/>
      <w:pgMar w:top="567" w:right="907" w:bottom="567" w:left="90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细黑">
    <w:altName w:val="微软雅黑"/>
    <w:panose1 w:val="00000000000000000000"/>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KSOF44523572">
    <w:panose1 w:val="020B0703020204020201"/>
    <w:charset w:val="86"/>
    <w:family w:val="auto"/>
    <w:pitch w:val="default"/>
    <w:sig w:usb0="00000001" w:usb1="00000000" w:usb2="00000000" w:usb3="00000000" w:csb0="00040001" w:csb1="00000000"/>
  </w:font>
  <w:font w:name="KSOF429D5CD3">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112860"/>
      <w:docPartObj>
        <w:docPartGallery w:val="autotext"/>
      </w:docPartObj>
    </w:sdtPr>
    <w:sdtContent>
      <w:sdt>
        <w:sdtPr>
          <w:id w:val="171357217"/>
          <w:docPartObj>
            <w:docPartGallery w:val="autotext"/>
          </w:docPartObj>
        </w:sdtPr>
        <w:sdtContent>
          <w:p w14:paraId="113E943C">
            <w:pPr>
              <w:pStyle w:val="3"/>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1</w:t>
            </w:r>
            <w:r>
              <w:rPr>
                <w:b/>
                <w:sz w:val="24"/>
                <w:szCs w:val="24"/>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5C030">
    <w:pPr>
      <w:jc w:val="center"/>
      <w:rPr>
        <w:rFonts w:ascii="华文细黑" w:hAnsi="华文细黑" w:eastAsia="华文细黑"/>
        <w:b/>
        <w:bCs/>
        <w:color w:val="000000"/>
        <w:sz w:val="44"/>
      </w:rPr>
    </w:pPr>
    <w:r>
      <w:rPr>
        <w:rFonts w:ascii="华文细黑" w:hAnsi="华文细黑" w:eastAsia="华文细黑"/>
        <w:b/>
        <w:bCs/>
        <w:color w:val="000000"/>
        <w:sz w:val="4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396240</wp:posOffset>
              </wp:positionV>
              <wp:extent cx="5257800" cy="1905"/>
              <wp:effectExtent l="0" t="28575" r="0" b="45720"/>
              <wp:wrapNone/>
              <wp:docPr id="1" name="直线 1"/>
              <wp:cNvGraphicFramePr/>
              <a:graphic xmlns:a="http://schemas.openxmlformats.org/drawingml/2006/main">
                <a:graphicData uri="http://schemas.microsoft.com/office/word/2010/wordprocessingShape">
                  <wps:wsp>
                    <wps:cNvCnPr/>
                    <wps:spPr>
                      <a:xfrm flipV="1">
                        <a:off x="0" y="0"/>
                        <a:ext cx="5257800" cy="1905"/>
                      </a:xfrm>
                      <a:prstGeom prst="line">
                        <a:avLst/>
                      </a:prstGeom>
                      <a:ln w="57150" cap="flat" cmpd="thinThick">
                        <a:solidFill>
                          <a:srgbClr val="FF0000"/>
                        </a:solidFill>
                        <a:prstDash val="solid"/>
                        <a:headEnd type="none" w="med" len="med"/>
                        <a:tailEnd type="none" w="med" len="med"/>
                      </a:ln>
                    </wps:spPr>
                    <wps:bodyPr upright="1"/>
                  </wps:wsp>
                </a:graphicData>
              </a:graphic>
            </wp:anchor>
          </w:drawing>
        </mc:Choice>
        <mc:Fallback>
          <w:pict>
            <v:line id="直线 1" o:spid="_x0000_s1026" o:spt="20" style="position:absolute;left:0pt;flip:y;margin-left:0pt;margin-top:31.2pt;height:0.15pt;width:414pt;z-index:251660288;mso-width-relative:page;mso-height-relative:page;" filled="f" stroked="t" coordsize="21600,21600" o:gfxdata="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X+Xs3VAAAABgEAAA8AAAAAAAAAAQAgAAAAIgAAAGRycy9kb3ducmV2LnhtbFBLAQIU&#10;ABQAAAAIAIdO4kCdnKI49gEAAO8DAAAOAAAAAAAAAAEAIAAAACQBAABkcnMvZTJvRG9jLnhtbFBL&#10;BQYAAAAABgAGAFkBAACMBQAAAAA=&#10;">
              <v:fill on="f" focussize="0,0"/>
              <v:stroke weight="4.5pt" color="#FF0000" linestyle="thinThick" joinstyle="round"/>
              <v:imagedata o:title=""/>
              <o:lock v:ext="edit" aspectratio="f"/>
            </v:line>
          </w:pict>
        </mc:Fallback>
      </mc:AlternateContent>
    </w:r>
    <w:r>
      <w:rPr>
        <w:rFonts w:hint="eastAsia" w:ascii="华文细黑" w:hAnsi="华文细黑" w:eastAsia="华文细黑"/>
        <w:b/>
        <w:bCs/>
        <w:color w:val="000000"/>
        <w:sz w:val="44"/>
      </w:rPr>
      <w:t>非危险品</w:t>
    </w:r>
    <w:r>
      <w:rPr>
        <w:rFonts w:ascii="华文细黑" w:hAnsi="华文细黑" w:eastAsia="华文细黑"/>
        <w:b/>
        <w:bCs/>
        <w:color w:val="000000"/>
        <w:sz w:val="44"/>
      </w:rPr>
      <w:t>保函</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Mmmm">
    <w15:presenceInfo w15:providerId="WPS Office" w15:userId="4058486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C05"/>
    <w:rsid w:val="00000F34"/>
    <w:rsid w:val="0002529A"/>
    <w:rsid w:val="00026962"/>
    <w:rsid w:val="0005478A"/>
    <w:rsid w:val="00076A73"/>
    <w:rsid w:val="00080B31"/>
    <w:rsid w:val="000A17A7"/>
    <w:rsid w:val="000B13CC"/>
    <w:rsid w:val="000E4C0A"/>
    <w:rsid w:val="000F25F4"/>
    <w:rsid w:val="00103CF0"/>
    <w:rsid w:val="00110FFD"/>
    <w:rsid w:val="00164657"/>
    <w:rsid w:val="0017438F"/>
    <w:rsid w:val="00183BA3"/>
    <w:rsid w:val="001B77D8"/>
    <w:rsid w:val="001F729B"/>
    <w:rsid w:val="002529E4"/>
    <w:rsid w:val="00282A73"/>
    <w:rsid w:val="002A2AFB"/>
    <w:rsid w:val="002B2CE5"/>
    <w:rsid w:val="002D6658"/>
    <w:rsid w:val="00344448"/>
    <w:rsid w:val="00374330"/>
    <w:rsid w:val="003A0330"/>
    <w:rsid w:val="003A4F1D"/>
    <w:rsid w:val="003C7EEE"/>
    <w:rsid w:val="00405040"/>
    <w:rsid w:val="00412F8E"/>
    <w:rsid w:val="0042708F"/>
    <w:rsid w:val="004325C8"/>
    <w:rsid w:val="00437052"/>
    <w:rsid w:val="00480776"/>
    <w:rsid w:val="004A5F25"/>
    <w:rsid w:val="004B781E"/>
    <w:rsid w:val="004E1FBB"/>
    <w:rsid w:val="00505537"/>
    <w:rsid w:val="005058F2"/>
    <w:rsid w:val="005A2CE1"/>
    <w:rsid w:val="005F7839"/>
    <w:rsid w:val="00623860"/>
    <w:rsid w:val="00653D55"/>
    <w:rsid w:val="006730D4"/>
    <w:rsid w:val="00691143"/>
    <w:rsid w:val="006D5C42"/>
    <w:rsid w:val="00717ED6"/>
    <w:rsid w:val="00740F7D"/>
    <w:rsid w:val="00753563"/>
    <w:rsid w:val="00760FBC"/>
    <w:rsid w:val="0078282F"/>
    <w:rsid w:val="007870BA"/>
    <w:rsid w:val="007C1C42"/>
    <w:rsid w:val="008059AA"/>
    <w:rsid w:val="00823BE5"/>
    <w:rsid w:val="00852E0E"/>
    <w:rsid w:val="00864A02"/>
    <w:rsid w:val="0087785D"/>
    <w:rsid w:val="0088602D"/>
    <w:rsid w:val="00897055"/>
    <w:rsid w:val="00897570"/>
    <w:rsid w:val="008C317C"/>
    <w:rsid w:val="008D663B"/>
    <w:rsid w:val="008E31F6"/>
    <w:rsid w:val="0090607C"/>
    <w:rsid w:val="00925277"/>
    <w:rsid w:val="0093677F"/>
    <w:rsid w:val="00944170"/>
    <w:rsid w:val="00950A6F"/>
    <w:rsid w:val="00992B62"/>
    <w:rsid w:val="009C52CF"/>
    <w:rsid w:val="00A06D27"/>
    <w:rsid w:val="00A70585"/>
    <w:rsid w:val="00A9210F"/>
    <w:rsid w:val="00A93080"/>
    <w:rsid w:val="00A94DF1"/>
    <w:rsid w:val="00AB4828"/>
    <w:rsid w:val="00AD4D88"/>
    <w:rsid w:val="00AE2514"/>
    <w:rsid w:val="00AF4E77"/>
    <w:rsid w:val="00B04C08"/>
    <w:rsid w:val="00B2525E"/>
    <w:rsid w:val="00BC1F1F"/>
    <w:rsid w:val="00BD14E3"/>
    <w:rsid w:val="00BF50D8"/>
    <w:rsid w:val="00C03AF6"/>
    <w:rsid w:val="00C341AC"/>
    <w:rsid w:val="00C53112"/>
    <w:rsid w:val="00C70C05"/>
    <w:rsid w:val="00C71977"/>
    <w:rsid w:val="00C8162A"/>
    <w:rsid w:val="00C85AFD"/>
    <w:rsid w:val="00CE06B6"/>
    <w:rsid w:val="00CE4568"/>
    <w:rsid w:val="00CF1369"/>
    <w:rsid w:val="00D061B2"/>
    <w:rsid w:val="00D65D60"/>
    <w:rsid w:val="00DA1C5B"/>
    <w:rsid w:val="00DC351D"/>
    <w:rsid w:val="00DC62DC"/>
    <w:rsid w:val="00DE2DC9"/>
    <w:rsid w:val="00DE3771"/>
    <w:rsid w:val="00DF7B74"/>
    <w:rsid w:val="00E06D31"/>
    <w:rsid w:val="00E35A5C"/>
    <w:rsid w:val="00E36976"/>
    <w:rsid w:val="00E5649A"/>
    <w:rsid w:val="00E73CF3"/>
    <w:rsid w:val="00E81A95"/>
    <w:rsid w:val="00E86525"/>
    <w:rsid w:val="00E9174F"/>
    <w:rsid w:val="00E9762F"/>
    <w:rsid w:val="00ED282F"/>
    <w:rsid w:val="00ED33FA"/>
    <w:rsid w:val="00EE7302"/>
    <w:rsid w:val="00F0618B"/>
    <w:rsid w:val="00F247B8"/>
    <w:rsid w:val="00F53695"/>
    <w:rsid w:val="00F9445C"/>
    <w:rsid w:val="01076A8D"/>
    <w:rsid w:val="01B61072"/>
    <w:rsid w:val="08B4642F"/>
    <w:rsid w:val="0E4C5684"/>
    <w:rsid w:val="11EF0636"/>
    <w:rsid w:val="15733C9F"/>
    <w:rsid w:val="16B1643C"/>
    <w:rsid w:val="17E626B0"/>
    <w:rsid w:val="23681703"/>
    <w:rsid w:val="2DCF4F36"/>
    <w:rsid w:val="2EB61B31"/>
    <w:rsid w:val="33655A83"/>
    <w:rsid w:val="33BD3B9C"/>
    <w:rsid w:val="37F35D44"/>
    <w:rsid w:val="448C70A3"/>
    <w:rsid w:val="477730CC"/>
    <w:rsid w:val="498F7682"/>
    <w:rsid w:val="4B7609E5"/>
    <w:rsid w:val="511365A3"/>
    <w:rsid w:val="518C40D2"/>
    <w:rsid w:val="52D52BBB"/>
    <w:rsid w:val="5654123B"/>
    <w:rsid w:val="57FC7CD7"/>
    <w:rsid w:val="59C111BE"/>
    <w:rsid w:val="6BF9073C"/>
    <w:rsid w:val="6E48295B"/>
    <w:rsid w:val="78B81CA4"/>
    <w:rsid w:val="79AE5130"/>
    <w:rsid w:val="7A872606"/>
    <w:rsid w:val="7F492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rFonts w:ascii="Calibri" w:hAnsi="Calibr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Calibri" w:hAnsi="Calibri"/>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character" w:customStyle="1" w:styleId="9">
    <w:name w:val="批注框文本 字符"/>
    <w:basedOn w:val="6"/>
    <w:link w:val="2"/>
    <w:semiHidden/>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user</Company>
  <Pages>1</Pages>
  <Words>741</Words>
  <Characters>917</Characters>
  <Lines>7</Lines>
  <Paragraphs>2</Paragraphs>
  <TotalTime>1</TotalTime>
  <ScaleCrop>false</ScaleCrop>
  <LinksUpToDate>false</LinksUpToDate>
  <CharactersWithSpaces>1109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2018-07-04T09:09:00Z</dcterms:created>
  <dc:creator>Gillian</dc:creator>
  <cp:lastModifiedBy>lw</cp:lastModifiedBy>
  <dcterms:modified xsi:type="dcterms:W3CDTF">2026-05-27T03:13:44Z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7D0BE0A128B945B5A338EC1DA1B37215</vt:lpwstr>
  </property>
  <property fmtid="{D5CDD505-2E9C-101B-9397-08002B2CF9AE}" pid="4" name="KSOTemplateDocerSaveRecord">
    <vt:lpwstr>eyJoZGlkIjoiM2UyMTgzYTNhNzRkNWMxN2E4ODEwYmZmN2Q0ZjdiMGMiLCJ1c2VySWQiOiIxODIzNjA4ODg5In0=</vt:lpwstr>
  </property>
</Properties>
</file>